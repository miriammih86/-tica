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88F587" w14:textId="77777777" w:rsidR="00001A45" w:rsidRDefault="009579E7" w:rsidP="00001A45">
      <w:pPr>
        <w:jc w:val="center"/>
        <w:rPr>
          <w:ins w:id="1" w:author="MIRIAM" w:date="2026-10-14T19:25:00Z"/>
        </w:rPr>
        <w:pPrChange w:id="2" w:author="MIRIAM" w:date="2026-10-14T19:31:00Z">
          <w:pPr/>
        </w:pPrChange>
      </w:pPr>
      <w:del w:id="3" w:author="MIRIAM" w:date="2026-10-14T19:26:00Z">
        <w:r w:rsidDel="00001A45">
          <w:rPr>
            <w:b/>
            <w:color w:val="1F4E79"/>
            <w:sz w:val="28"/>
          </w:rPr>
          <w:delText>[</w:delText>
        </w:r>
      </w:del>
      <w:ins w:id="4" w:author="MIRIAM" w:date="2026-10-14T19:25:00Z">
        <w:r w:rsidR="00001A45">
          <w:rPr>
            <w:b/>
          </w:rPr>
          <w:t>SHARENTING E OS DIREITOS FUNDAMENTAIS: A SUPEREXPOSIÇÃO INFANTIL NA ERA DIGITAL E SEUS IMPACTOS</w:t>
        </w:r>
      </w:ins>
    </w:p>
    <w:p w14:paraId="78612EC6" w14:textId="66A1E43A" w:rsidR="004C6BE2" w:rsidRPr="004C6BE2" w:rsidDel="00001A45" w:rsidRDefault="009579E7">
      <w:pPr>
        <w:spacing w:after="0" w:line="360" w:lineRule="auto"/>
        <w:jc w:val="center"/>
        <w:rPr>
          <w:del w:id="5" w:author="MIRIAM" w:date="2026-10-14T19:25:00Z"/>
          <w:rFonts w:cs="Times New Roman"/>
          <w:b/>
          <w:color w:val="000000" w:themeColor="text1"/>
          <w:sz w:val="28"/>
          <w:szCs w:val="24"/>
          <w:rPrChange w:id="6" w:author="Isabella" w:date="2026-10-06T20:20:00Z">
            <w:rPr>
              <w:del w:id="7" w:author="MIRIAM" w:date="2026-10-14T19:25:00Z"/>
              <w:rFonts w:cs="Times New Roman"/>
              <w:b/>
              <w:sz w:val="28"/>
              <w:szCs w:val="24"/>
            </w:rPr>
          </w:rPrChange>
        </w:rPr>
      </w:pPr>
      <w:del w:id="8" w:author="MIRIAM" w:date="2026-10-14T19:25:00Z">
        <w:r w:rsidDel="00001A45">
          <w:rPr>
            <w:b/>
            <w:color w:val="1F4E79"/>
            <w:sz w:val="28"/>
          </w:rPr>
          <w:delText>COLE AQUI O TÍTULO FINAL DO TRABALHO]</w:delText>
        </w:r>
      </w:del>
    </w:p>
    <w:p w14:paraId="434C6D26" w14:textId="77777777" w:rsidR="004C6BE2" w:rsidRPr="004C6BE2" w:rsidRDefault="004C6BE2" w:rsidP="00001A45">
      <w:pPr>
        <w:spacing w:after="0" w:line="360" w:lineRule="auto"/>
        <w:jc w:val="center"/>
        <w:rPr>
          <w:rFonts w:cs="Times New Roman"/>
          <w:b/>
          <w:color w:val="000000" w:themeColor="text1"/>
          <w:sz w:val="28"/>
          <w:szCs w:val="24"/>
          <w:rPrChange w:id="9" w:author="Isabella" w:date="2026-10-06T20:20:00Z">
            <w:rPr>
              <w:rFonts w:cs="Times New Roman"/>
              <w:b/>
              <w:sz w:val="28"/>
              <w:szCs w:val="24"/>
            </w:rPr>
          </w:rPrChange>
        </w:rPr>
        <w:pPrChange w:id="10" w:author="MIRIAM" w:date="2026-10-14T19:25:00Z">
          <w:pPr>
            <w:spacing w:after="0" w:line="360" w:lineRule="auto"/>
            <w:ind w:firstLine="709"/>
            <w:jc w:val="right"/>
          </w:pPr>
        </w:pPrChange>
      </w:pPr>
      <w:commentRangeStart w:id="11"/>
    </w:p>
    <w:p w14:paraId="66041129" w14:textId="0F9218D9" w:rsidR="004C6BE2" w:rsidRPr="004C6BE2" w:rsidRDefault="009579E7">
      <w:pPr>
        <w:spacing w:after="0" w:line="240" w:lineRule="auto"/>
        <w:ind w:firstLine="709"/>
        <w:jc w:val="right"/>
        <w:rPr>
          <w:rFonts w:cs="Times New Roman"/>
          <w:color w:val="000000" w:themeColor="text1"/>
          <w:szCs w:val="24"/>
          <w:rPrChange w:id="12" w:author="Isabella" w:date="2026-10-06T20:20:00Z">
            <w:rPr>
              <w:rFonts w:cs="Times New Roman"/>
              <w:szCs w:val="24"/>
            </w:rPr>
          </w:rPrChange>
        </w:rPr>
      </w:pPr>
      <w:ins w:id="13" w:author="Isabella" w:date="2026-10-06T19:05:00Z">
        <w:r>
          <w:rPr>
            <w:rFonts w:cs="Times New Roman"/>
            <w:color w:val="000000" w:themeColor="text1"/>
            <w:szCs w:val="24"/>
            <w:rPrChange w:id="14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t>ISABELLA LUIZA DOS SANTOS SOUZA, E</w:t>
        </w:r>
      </w:ins>
      <w:ins w:id="15" w:author="Isabella" w:date="2026-10-06T19:11:00Z">
        <w:r>
          <w:rPr>
            <w:rFonts w:cs="Times New Roman"/>
            <w:color w:val="000000" w:themeColor="text1"/>
            <w:szCs w:val="24"/>
            <w:rPrChange w:id="16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t>SPECIALISTA.</w:t>
        </w:r>
      </w:ins>
      <w:del w:id="17" w:author="Isabella" w:date="2026-10-06T19:05:00Z">
        <w:r>
          <w:rPr>
            <w:rFonts w:cs="Times New Roman"/>
            <w:color w:val="000000" w:themeColor="text1"/>
            <w:szCs w:val="24"/>
            <w:rPrChange w:id="18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delText>[NOME COMPLETO DO ORIENTADOR E TITULAÇÃO]</w:delText>
        </w:r>
      </w:del>
      <w:r>
        <w:rPr>
          <w:rStyle w:val="Refdenotaderodap"/>
          <w:color w:val="000000" w:themeColor="text1"/>
          <w:rPrChange w:id="19" w:author="Isabella" w:date="2026-10-06T20:20:00Z">
            <w:rPr>
              <w:rFonts w:cs="Times New Roman"/>
              <w:szCs w:val="24"/>
            </w:rPr>
          </w:rPrChange>
        </w:rPr>
        <w:footnoteReference w:id="1"/>
      </w:r>
    </w:p>
    <w:p w14:paraId="4513413D" w14:textId="1B4C190E" w:rsidR="004C6BE2" w:rsidRPr="004C6BE2" w:rsidRDefault="00150774">
      <w:pPr>
        <w:spacing w:after="0" w:line="240" w:lineRule="auto"/>
        <w:ind w:firstLine="709"/>
        <w:jc w:val="right"/>
        <w:rPr>
          <w:rFonts w:cs="Times New Roman"/>
          <w:color w:val="000000" w:themeColor="text1"/>
          <w:szCs w:val="24"/>
          <w:rPrChange w:id="46" w:author="Isabella" w:date="2026-10-06T20:20:00Z">
            <w:rPr>
              <w:rFonts w:cs="Times New Roman"/>
              <w:szCs w:val="24"/>
            </w:rPr>
          </w:rPrChange>
        </w:rPr>
      </w:pPr>
      <w:ins w:id="47" w:author="MIRIAM" w:date="2026-10-14T19:15:00Z">
        <w:r>
          <w:t>SABRINA ALVES DE SOUZA</w:t>
        </w:r>
        <w:r w:rsidRPr="000D77DA" w:rsidDel="00150774">
          <w:rPr>
            <w:rFonts w:cs="Times New Roman"/>
            <w:color w:val="000000" w:themeColor="text1"/>
            <w:szCs w:val="24"/>
          </w:rPr>
          <w:t xml:space="preserve"> </w:t>
        </w:r>
      </w:ins>
      <w:del w:id="48" w:author="MIRIAM" w:date="2026-10-14T19:15:00Z">
        <w:r w:rsidR="009579E7" w:rsidDel="00150774">
          <w:rPr>
            <w:rFonts w:cs="Times New Roman"/>
            <w:color w:val="000000" w:themeColor="text1"/>
            <w:szCs w:val="24"/>
            <w:rPrChange w:id="49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delText>[NOME COMPLETO DO ALUNO 1</w:delText>
        </w:r>
      </w:del>
      <w:del w:id="50" w:author="MIRIAM" w:date="2026-10-14T19:16:00Z">
        <w:r w:rsidR="009579E7" w:rsidDel="00150774">
          <w:rPr>
            <w:rFonts w:cs="Times New Roman"/>
            <w:color w:val="000000" w:themeColor="text1"/>
            <w:szCs w:val="24"/>
            <w:rPrChange w:id="51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delText>]</w:delText>
        </w:r>
      </w:del>
      <w:r w:rsidR="009579E7">
        <w:rPr>
          <w:rStyle w:val="Refdenotaderodap"/>
          <w:color w:val="000000" w:themeColor="text1"/>
          <w:rPrChange w:id="52" w:author="Isabella" w:date="2026-10-06T20:20:00Z">
            <w:rPr>
              <w:rFonts w:cs="Times New Roman"/>
              <w:szCs w:val="24"/>
            </w:rPr>
          </w:rPrChange>
        </w:rPr>
        <w:footnoteReference w:id="2"/>
      </w:r>
    </w:p>
    <w:p w14:paraId="0EBA97DB" w14:textId="1FF3598D" w:rsidR="004C6BE2" w:rsidRPr="004C6BE2" w:rsidDel="00150774" w:rsidRDefault="009579E7">
      <w:pPr>
        <w:spacing w:after="0" w:line="240" w:lineRule="auto"/>
        <w:ind w:firstLine="709"/>
        <w:jc w:val="right"/>
        <w:rPr>
          <w:del w:id="69" w:author="MIRIAM" w:date="2026-10-14T19:15:00Z"/>
          <w:rFonts w:cs="Times New Roman"/>
          <w:color w:val="000000" w:themeColor="text1"/>
          <w:szCs w:val="24"/>
          <w:rPrChange w:id="70" w:author="Isabella" w:date="2026-10-06T20:20:00Z">
            <w:rPr>
              <w:del w:id="71" w:author="MIRIAM" w:date="2026-10-14T19:15:00Z"/>
              <w:rFonts w:cs="Times New Roman"/>
              <w:szCs w:val="24"/>
            </w:rPr>
          </w:rPrChange>
        </w:rPr>
      </w:pPr>
      <w:del w:id="72" w:author="MIRIAM" w:date="2026-10-14T19:16:00Z">
        <w:r w:rsidDel="00150774">
          <w:rPr>
            <w:rFonts w:cs="Times New Roman"/>
            <w:color w:val="000000" w:themeColor="text1"/>
            <w:szCs w:val="24"/>
            <w:rPrChange w:id="73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delText>[</w:delText>
        </w:r>
        <w:r w:rsidDel="00150774">
          <w:rPr>
            <w:rFonts w:cs="Times New Roman"/>
            <w:color w:val="000000" w:themeColor="text1"/>
            <w:szCs w:val="24"/>
            <w:rPrChange w:id="74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delText>NOME COMPLETO DO ALUNO 2 OU EXCLUIR ESTA LINHA]</w:delText>
        </w:r>
      </w:del>
      <w:ins w:id="75" w:author="MIRIAM" w:date="2026-10-14T19:16:00Z">
        <w:r w:rsidR="00150774">
          <w:rPr>
            <w:rFonts w:cs="Times New Roman"/>
            <w:color w:val="000000" w:themeColor="text1"/>
            <w:szCs w:val="24"/>
          </w:rPr>
          <w:t>MIRIAM FERNANDA ALVES DE OLIVEIRA</w:t>
        </w:r>
      </w:ins>
      <w:r>
        <w:rPr>
          <w:rStyle w:val="Refdenotaderodap"/>
          <w:color w:val="000000" w:themeColor="text1"/>
          <w:rPrChange w:id="76" w:author="Isabella" w:date="2026-10-06T20:20:00Z">
            <w:rPr>
              <w:rFonts w:cs="Times New Roman"/>
              <w:szCs w:val="24"/>
            </w:rPr>
          </w:rPrChange>
        </w:rPr>
        <w:footnoteReference w:id="3"/>
      </w:r>
    </w:p>
    <w:p w14:paraId="2760661B" w14:textId="11138716" w:rsidR="004C6BE2" w:rsidDel="001545F9" w:rsidRDefault="009579E7" w:rsidP="001545F9">
      <w:pPr>
        <w:spacing w:after="0" w:line="240" w:lineRule="auto"/>
        <w:ind w:firstLine="709"/>
        <w:jc w:val="right"/>
        <w:rPr>
          <w:del w:id="88" w:author="MIRIAM" w:date="2026-10-14T19:58:00Z"/>
          <w:rFonts w:cs="Times New Roman"/>
          <w:b/>
          <w:color w:val="000000" w:themeColor="text1"/>
          <w:szCs w:val="24"/>
        </w:rPr>
      </w:pPr>
      <w:del w:id="89" w:author="MIRIAM" w:date="2026-10-14T19:15:00Z">
        <w:r w:rsidDel="00150774">
          <w:rPr>
            <w:rFonts w:cs="Times New Roman"/>
            <w:color w:val="000000" w:themeColor="text1"/>
            <w:szCs w:val="24"/>
            <w:rPrChange w:id="90" w:author="Isabella" w:date="2026-10-06T20:20:00Z">
              <w:rPr>
                <w:rFonts w:cs="Times New Roman"/>
                <w:color w:val="1F4E79"/>
                <w:szCs w:val="24"/>
              </w:rPr>
            </w:rPrChange>
          </w:rPr>
          <w:delText>[NOME COMPLETO DO ALUNO 3 OU EXCLUIR ESTA LINHA]</w:delText>
        </w:r>
        <w:r w:rsidDel="00150774">
          <w:rPr>
            <w:rStyle w:val="Refdenotaderodap"/>
            <w:color w:val="000000" w:themeColor="text1"/>
            <w:rPrChange w:id="91" w:author="Isabella" w:date="2026-10-06T20:20:00Z">
              <w:rPr>
                <w:rFonts w:cs="Times New Roman"/>
                <w:szCs w:val="24"/>
              </w:rPr>
            </w:rPrChange>
          </w:rPr>
          <w:footnoteReference w:id="4"/>
        </w:r>
        <w:commentRangeEnd w:id="11"/>
        <w:r w:rsidDel="00150774">
          <w:commentReference w:id="11"/>
        </w:r>
      </w:del>
    </w:p>
    <w:p w14:paraId="35321ACE" w14:textId="588B8B61" w:rsidR="001545F9" w:rsidRDefault="001545F9" w:rsidP="00150774">
      <w:pPr>
        <w:spacing w:after="0" w:line="240" w:lineRule="auto"/>
        <w:ind w:firstLine="709"/>
        <w:jc w:val="right"/>
        <w:rPr>
          <w:ins w:id="97" w:author="MIRIAM" w:date="2026-10-14T19:58:00Z"/>
          <w:rFonts w:cs="Times New Roman"/>
          <w:b/>
          <w:color w:val="000000" w:themeColor="text1"/>
          <w:szCs w:val="24"/>
        </w:rPr>
      </w:pPr>
    </w:p>
    <w:p w14:paraId="7C6EDE07" w14:textId="77777777" w:rsidR="001545F9" w:rsidRPr="004C6BE2" w:rsidRDefault="001545F9" w:rsidP="000D77DA">
      <w:pPr>
        <w:spacing w:after="0" w:line="240" w:lineRule="auto"/>
        <w:ind w:firstLine="709"/>
        <w:jc w:val="right"/>
        <w:rPr>
          <w:ins w:id="98" w:author="MIRIAM" w:date="2026-10-14T19:58:00Z"/>
          <w:rFonts w:cs="Times New Roman"/>
          <w:color w:val="000000" w:themeColor="text1"/>
          <w:szCs w:val="24"/>
          <w:rPrChange w:id="99" w:author="Isabella" w:date="2026-10-06T20:20:00Z">
            <w:rPr>
              <w:ins w:id="100" w:author="MIRIAM" w:date="2026-10-14T19:58:00Z"/>
              <w:rFonts w:cs="Times New Roman"/>
              <w:szCs w:val="24"/>
            </w:rPr>
          </w:rPrChange>
        </w:rPr>
      </w:pPr>
    </w:p>
    <w:p w14:paraId="3839E077" w14:textId="77777777" w:rsidR="004C6BE2" w:rsidRPr="004C6BE2" w:rsidDel="001545F9" w:rsidRDefault="004C6BE2">
      <w:pPr>
        <w:spacing w:after="0" w:line="240" w:lineRule="auto"/>
        <w:ind w:firstLine="709"/>
        <w:jc w:val="right"/>
        <w:rPr>
          <w:del w:id="101" w:author="MIRIAM" w:date="2026-10-14T19:58:00Z"/>
          <w:rFonts w:cs="Times New Roman"/>
          <w:color w:val="000000" w:themeColor="text1"/>
          <w:szCs w:val="24"/>
          <w:rPrChange w:id="102" w:author="Isabella" w:date="2026-10-06T20:20:00Z">
            <w:rPr>
              <w:del w:id="103" w:author="MIRIAM" w:date="2026-10-14T19:58:00Z"/>
              <w:rFonts w:cs="Times New Roman"/>
              <w:szCs w:val="24"/>
            </w:rPr>
          </w:rPrChange>
        </w:rPr>
      </w:pPr>
    </w:p>
    <w:p w14:paraId="1F651A16" w14:textId="77777777" w:rsidR="004C6BE2" w:rsidRPr="004C6BE2" w:rsidDel="001545F9" w:rsidRDefault="004C6BE2">
      <w:pPr>
        <w:spacing w:after="0" w:line="240" w:lineRule="auto"/>
        <w:ind w:firstLine="709"/>
        <w:jc w:val="right"/>
        <w:rPr>
          <w:del w:id="104" w:author="MIRIAM" w:date="2026-10-14T19:58:00Z"/>
          <w:rFonts w:cs="Times New Roman"/>
          <w:b/>
          <w:color w:val="000000" w:themeColor="text1"/>
          <w:szCs w:val="24"/>
          <w:rPrChange w:id="105" w:author="Isabella" w:date="2026-10-06T20:20:00Z">
            <w:rPr>
              <w:del w:id="106" w:author="MIRIAM" w:date="2026-10-14T19:58:00Z"/>
              <w:rFonts w:cs="Times New Roman"/>
              <w:b/>
              <w:szCs w:val="24"/>
            </w:rPr>
          </w:rPrChange>
        </w:rPr>
      </w:pPr>
    </w:p>
    <w:p w14:paraId="04A68434" w14:textId="77777777" w:rsidR="004C6BE2" w:rsidRPr="004C6BE2" w:rsidRDefault="004C6BE2" w:rsidP="001545F9">
      <w:pPr>
        <w:spacing w:after="0" w:line="240" w:lineRule="auto"/>
        <w:ind w:firstLine="709"/>
        <w:jc w:val="right"/>
        <w:rPr>
          <w:rFonts w:cs="Times New Roman"/>
          <w:b/>
          <w:color w:val="000000" w:themeColor="text1"/>
          <w:szCs w:val="24"/>
          <w:rPrChange w:id="107" w:author="Isabella" w:date="2026-10-06T20:20:00Z">
            <w:rPr>
              <w:rFonts w:cs="Times New Roman"/>
              <w:b/>
              <w:szCs w:val="24"/>
            </w:rPr>
          </w:rPrChange>
        </w:rPr>
        <w:pPrChange w:id="108" w:author="MIRIAM" w:date="2026-10-14T19:58:00Z">
          <w:pPr>
            <w:spacing w:after="0" w:line="360" w:lineRule="auto"/>
            <w:jc w:val="both"/>
          </w:pPr>
        </w:pPrChange>
      </w:pPr>
    </w:p>
    <w:p w14:paraId="032A79F0" w14:textId="77777777" w:rsidR="004C6BE2" w:rsidRPr="004C6BE2" w:rsidRDefault="004C6BE2">
      <w:pPr>
        <w:spacing w:after="0" w:line="360" w:lineRule="auto"/>
        <w:rPr>
          <w:rFonts w:cs="Times New Roman"/>
          <w:b/>
          <w:color w:val="000000" w:themeColor="text1"/>
          <w:szCs w:val="24"/>
          <w:rPrChange w:id="109" w:author="Isabella" w:date="2026-10-06T20:20:00Z">
            <w:rPr>
              <w:rFonts w:cs="Times New Roman"/>
              <w:b/>
              <w:szCs w:val="24"/>
            </w:rPr>
          </w:rPrChange>
        </w:rPr>
      </w:pPr>
    </w:p>
    <w:p w14:paraId="0F94A4C3" w14:textId="77777777" w:rsidR="004C6BE2" w:rsidRPr="004C6BE2" w:rsidRDefault="009579E7">
      <w:pPr>
        <w:spacing w:after="0" w:line="240" w:lineRule="auto"/>
        <w:rPr>
          <w:del w:id="110" w:author="Isabella" w:date="2026-10-06T19:05:00Z"/>
          <w:rFonts w:cs="Times New Roman"/>
          <w:b/>
          <w:color w:val="000000" w:themeColor="text1"/>
          <w:szCs w:val="24"/>
          <w:rPrChange w:id="111" w:author="Isabella" w:date="2026-10-06T20:20:00Z">
            <w:rPr>
              <w:del w:id="112" w:author="Isabella" w:date="2026-10-06T19:05:00Z"/>
              <w:rFonts w:cs="Times New Roman"/>
              <w:b/>
              <w:szCs w:val="24"/>
            </w:rPr>
          </w:rPrChange>
        </w:rPr>
      </w:pPr>
      <w:bookmarkStart w:id="113" w:name="_Hlk242897817"/>
      <w:commentRangeStart w:id="114"/>
      <w:r>
        <w:rPr>
          <w:rFonts w:cs="Times New Roman"/>
          <w:b/>
          <w:color w:val="000000" w:themeColor="text1"/>
          <w:szCs w:val="24"/>
          <w:rPrChange w:id="115" w:author="Isabella" w:date="2026-10-06T20:20:00Z">
            <w:rPr>
              <w:rFonts w:cs="Times New Roman"/>
              <w:b/>
              <w:szCs w:val="24"/>
            </w:rPr>
          </w:rPrChange>
        </w:rPr>
        <w:t>RESUMO</w:t>
      </w:r>
      <w:commentRangeEnd w:id="114"/>
      <w:r>
        <w:commentReference w:id="114"/>
      </w:r>
    </w:p>
    <w:p w14:paraId="548185A3" w14:textId="77777777" w:rsidR="004C6BE2" w:rsidRPr="004C6BE2" w:rsidRDefault="004C6BE2">
      <w:pPr>
        <w:spacing w:after="0" w:line="240" w:lineRule="auto"/>
        <w:rPr>
          <w:del w:id="116" w:author="Isabella" w:date="2026-10-06T19:05:00Z"/>
          <w:rFonts w:cs="Times New Roman"/>
          <w:b/>
          <w:color w:val="000000" w:themeColor="text1"/>
          <w:szCs w:val="24"/>
          <w:rPrChange w:id="117" w:author="Isabella" w:date="2026-10-06T20:20:00Z">
            <w:rPr>
              <w:del w:id="118" w:author="Isabella" w:date="2026-10-06T19:05:00Z"/>
              <w:rFonts w:cs="Times New Roman"/>
              <w:b/>
              <w:szCs w:val="24"/>
            </w:rPr>
          </w:rPrChange>
        </w:rPr>
      </w:pPr>
    </w:p>
    <w:p w14:paraId="07F0A2EC" w14:textId="46B2A62D" w:rsidR="004C6BE2" w:rsidDel="00001A45" w:rsidRDefault="009579E7" w:rsidP="00001A45">
      <w:pPr>
        <w:spacing w:line="360" w:lineRule="auto"/>
        <w:rPr>
          <w:del w:id="119" w:author="MIRIAM" w:date="2026-10-14T19:20:00Z"/>
          <w:rFonts w:ascii="Segoe UI" w:hAnsi="Segoe UI" w:cs="Segoe UI"/>
          <w:color w:val="0D0D0D"/>
          <w:shd w:val="clear" w:color="auto" w:fill="FCFCFC"/>
        </w:rPr>
        <w:pPrChange w:id="120" w:author="MIRIAM" w:date="2026-10-14T19:33:00Z">
          <w:pPr/>
        </w:pPrChange>
      </w:pPr>
      <w:del w:id="121" w:author="Isabella" w:date="2026-10-06T19:05:00Z">
        <w:r>
          <w:rPr>
            <w:b/>
            <w:color w:val="000000" w:themeColor="text1"/>
            <w:rPrChange w:id="122" w:author="Isabella" w:date="2026-10-06T20:20:00Z">
              <w:rPr>
                <w:b/>
                <w:color w:val="C00000"/>
              </w:rPr>
            </w:rPrChange>
          </w:rPr>
          <w:delText xml:space="preserve">INSTRUÇÃO: </w:delText>
        </w:r>
        <w:r>
          <w:rPr>
            <w:i/>
            <w:color w:val="000000" w:themeColor="text1"/>
            <w:rPrChange w:id="123" w:author="Isabella" w:date="2026-10-06T20:20:00Z">
              <w:rPr>
                <w:i/>
                <w:color w:val="C00000"/>
              </w:rPr>
            </w:rPrChange>
          </w:rPr>
          <w:delText>gere o texto com o arquivo Markdown final. Depois, cole o bloco RESUMO COMPLETO abaixo, apague todas as marcações entre colchetes e mantenha um único parágrafo, sem tópicos ou subtítulos.</w:delText>
        </w:r>
      </w:del>
      <w:del w:id="124" w:author="MIRIAM" w:date="2026-10-14T19:57:00Z">
        <w:r w:rsidDel="001545F9">
          <w:rPr>
            <w:i/>
            <w:color w:val="000000" w:themeColor="text1"/>
            <w:rPrChange w:id="125" w:author="Isabella" w:date="2026-10-06T20:20:00Z">
              <w:rPr>
                <w:i/>
                <w:color w:val="C00000"/>
              </w:rPr>
            </w:rPrChange>
          </w:rPr>
          <w:br/>
        </w:r>
      </w:del>
      <w:bookmarkEnd w:id="113"/>
      <w:del w:id="126" w:author="MIRIAM" w:date="2026-10-14T19:12:00Z">
        <w:r w:rsidDel="00150774">
          <w:rPr>
            <w:i/>
            <w:color w:val="000000" w:themeColor="text1"/>
            <w:rPrChange w:id="127" w:author="Isabella" w:date="2026-10-06T20:20:00Z">
              <w:rPr>
                <w:i/>
                <w:color w:val="C00000"/>
              </w:rPr>
            </w:rPrChange>
          </w:rPr>
          <w:br/>
        </w:r>
        <w:r w:rsidDel="00150774">
          <w:rPr>
            <w:bCs/>
            <w:color w:val="000000" w:themeColor="text1"/>
            <w:rPrChange w:id="128" w:author="Isabella" w:date="2026-10-06T20:20:00Z">
              <w:rPr>
                <w:b/>
                <w:color w:val="1F4E79"/>
              </w:rPr>
            </w:rPrChange>
          </w:rPr>
          <w:delText>[INTRODUÇÃO — COLE AQUI O TRECHO COM CONTEXTO, TEMA, PROBLEMA, JUST</w:delText>
        </w:r>
        <w:r w:rsidDel="00150774">
          <w:rPr>
            <w:bCs/>
            <w:color w:val="000000" w:themeColor="text1"/>
            <w:rPrChange w:id="129" w:author="Isabella" w:date="2026-10-06T20:20:00Z">
              <w:rPr>
                <w:b/>
                <w:color w:val="1F4E79"/>
              </w:rPr>
            </w:rPrChange>
          </w:rPr>
          <w:delText>IFICATIVA E OBJETIVO]</w:delText>
        </w:r>
        <w:r w:rsidDel="00150774">
          <w:rPr>
            <w:bCs/>
            <w:color w:val="000000" w:themeColor="text1"/>
            <w:rPrChange w:id="130" w:author="Isabella" w:date="2026-10-06T20:20:00Z">
              <w:rPr/>
            </w:rPrChange>
          </w:rPr>
          <w:delText xml:space="preserve"> </w:delText>
        </w:r>
        <w:r w:rsidDel="00150774">
          <w:rPr>
            <w:bCs/>
            <w:color w:val="000000" w:themeColor="text1"/>
            <w:rPrChange w:id="131" w:author="Isabella" w:date="2026-10-06T20:20:00Z">
              <w:rPr>
                <w:b/>
                <w:color w:val="1F4E79"/>
              </w:rPr>
            </w:rPrChange>
          </w:rPr>
          <w:delText>[METODOLOGIA — COLE AQUI O TRECHO COM TIPO DE REVISÃO, BASES, RECORTE, CRITÉRIOS, TRIAGEM E ANÁLISE]</w:delText>
        </w:r>
        <w:r w:rsidDel="00150774">
          <w:rPr>
            <w:bCs/>
            <w:color w:val="000000" w:themeColor="text1"/>
            <w:rPrChange w:id="132" w:author="Isabella" w:date="2026-10-06T20:20:00Z">
              <w:rPr/>
            </w:rPrChange>
          </w:rPr>
          <w:delText xml:space="preserve"> </w:delText>
        </w:r>
        <w:r w:rsidDel="00150774">
          <w:rPr>
            <w:bCs/>
            <w:color w:val="000000" w:themeColor="text1"/>
            <w:rPrChange w:id="133" w:author="Isabella" w:date="2026-10-06T20:20:00Z">
              <w:rPr>
                <w:b/>
                <w:color w:val="1F4E79"/>
              </w:rPr>
            </w:rPrChange>
          </w:rPr>
          <w:delText>[DESENVOLVIMENTO — COLE AQUI A SÍNTESE CRÍTICA DOS ESTUDOS, COM COMPARAÇÕES, RESULTADOS, LIMITAÇÕES E LACUNAS]</w:delText>
        </w:r>
        <w:r w:rsidDel="00150774">
          <w:rPr>
            <w:bCs/>
            <w:color w:val="000000" w:themeColor="text1"/>
            <w:rPrChange w:id="134" w:author="Isabella" w:date="2026-10-06T20:20:00Z">
              <w:rPr/>
            </w:rPrChange>
          </w:rPr>
          <w:delText xml:space="preserve"> </w:delText>
        </w:r>
        <w:r w:rsidDel="00150774">
          <w:rPr>
            <w:bCs/>
            <w:color w:val="000000" w:themeColor="text1"/>
            <w:rPrChange w:id="135" w:author="Isabella" w:date="2026-10-06T20:20:00Z">
              <w:rPr>
                <w:b/>
                <w:color w:val="1F4E79"/>
              </w:rPr>
            </w:rPrChange>
          </w:rPr>
          <w:delText xml:space="preserve">[CONSIDERAÇÕES GERAIS </w:delText>
        </w:r>
        <w:r w:rsidDel="00150774">
          <w:rPr>
            <w:bCs/>
            <w:color w:val="000000" w:themeColor="text1"/>
            <w:rPrChange w:id="136" w:author="Isabella" w:date="2026-10-06T20:20:00Z">
              <w:rPr>
                <w:b/>
                <w:color w:val="1F4E79"/>
              </w:rPr>
            </w:rPrChange>
          </w:rPr>
          <w:delText>— COLE AQUI A RESPOSTA AO PROBLEMA, O SIGNIFICADO DOS ACHADOS, AS LIMITAÇÕES E AS RECOMENDAÇÕES]</w:delText>
        </w:r>
      </w:del>
    </w:p>
    <w:p w14:paraId="12190E37" w14:textId="20DB0B2E" w:rsidR="00150774" w:rsidDel="001545F9" w:rsidRDefault="00150774">
      <w:pPr>
        <w:spacing w:after="0" w:line="240" w:lineRule="auto"/>
        <w:rPr>
          <w:del w:id="137" w:author="MIRIAM" w:date="2026-10-14T19:57:00Z"/>
        </w:rPr>
      </w:pPr>
    </w:p>
    <w:p w14:paraId="4DFB1C01" w14:textId="77777777" w:rsidR="001545F9" w:rsidRDefault="001545F9" w:rsidP="001545F9">
      <w:pPr>
        <w:pStyle w:val="x12ofw9d"/>
        <w:rPr>
          <w:ins w:id="138" w:author="MIRIAM" w:date="2026-10-14T20:02:00Z"/>
        </w:rPr>
      </w:pPr>
    </w:p>
    <w:p w14:paraId="65D367EF" w14:textId="61B092C3" w:rsidR="001545F9" w:rsidRDefault="001545F9" w:rsidP="001545F9">
      <w:pPr>
        <w:spacing w:line="360" w:lineRule="auto"/>
        <w:rPr>
          <w:ins w:id="139" w:author="MIRIAM" w:date="2026-10-14T20:02:00Z"/>
        </w:rPr>
        <w:pPrChange w:id="140" w:author="MIRIAM" w:date="2026-10-14T20:02:00Z">
          <w:pPr>
            <w:pStyle w:val="x12ofw9d"/>
          </w:pPr>
        </w:pPrChange>
      </w:pPr>
      <w:ins w:id="141" w:author="MIRIAM" w:date="2026-10-14T20:02:00Z">
        <w:r>
          <w:t xml:space="preserve">O crescimento da internet levou pais e responsáveis a publicar frequentemente a vida de crianças e jovens. Porém, essa prática pode tornar-se superexposição e exploração comercial. Este estudo busca responder como o excesso de </w:t>
        </w:r>
        <w:proofErr w:type="spellStart"/>
        <w:r>
          <w:t>sharenting</w:t>
        </w:r>
        <w:proofErr w:type="spellEnd"/>
        <w:r>
          <w:t xml:space="preserve"> fere os direitos fundamentais dos menores. A pesquisa justifica-se pela necessidade de limitar o poder familiar para garantir o melhor interesse da criança, analisando consequências jurídicas e comportamentais da presença nas redes sociais.</w:t>
        </w:r>
      </w:ins>
    </w:p>
    <w:p w14:paraId="7A4729F7" w14:textId="77777777" w:rsidR="001545F9" w:rsidRDefault="001545F9" w:rsidP="001545F9">
      <w:pPr>
        <w:spacing w:line="360" w:lineRule="auto"/>
        <w:rPr>
          <w:ins w:id="142" w:author="MIRIAM" w:date="2026-10-14T20:02:00Z"/>
        </w:rPr>
        <w:pPrChange w:id="143" w:author="MIRIAM" w:date="2026-10-14T20:02:00Z">
          <w:pPr>
            <w:pStyle w:val="x12ofw9d"/>
          </w:pPr>
        </w:pPrChange>
      </w:pPr>
      <w:ins w:id="144" w:author="MIRIAM" w:date="2026-10-14T20:02:00Z">
        <w:r>
          <w:t>Trata-se de pesquisa bibliográfica qualitativa, com buscas em bases científicas entre 2021 e 2026. Utilizaram-se as palavras-chave '</w:t>
        </w:r>
        <w:proofErr w:type="spellStart"/>
        <w:r>
          <w:t>Sharenting</w:t>
        </w:r>
        <w:proofErr w:type="spellEnd"/>
        <w:r>
          <w:t>', 'direito de imagem', 'trabalho infantil digital' e 'adultização'. Selecionaram-se três trabalhos acadêmicos sobre conflitos entre o poder dos pais e a privacidade dos filhos na internet.</w:t>
        </w:r>
      </w:ins>
    </w:p>
    <w:p w14:paraId="1721E963" w14:textId="77777777" w:rsidR="001545F9" w:rsidRDefault="001545F9" w:rsidP="001545F9">
      <w:pPr>
        <w:spacing w:line="360" w:lineRule="auto"/>
        <w:rPr>
          <w:ins w:id="145" w:author="MIRIAM" w:date="2026-10-14T20:02:00Z"/>
        </w:rPr>
        <w:pPrChange w:id="146" w:author="MIRIAM" w:date="2026-10-14T20:02:00Z">
          <w:pPr>
            <w:pStyle w:val="x12ofw9d"/>
          </w:pPr>
        </w:pPrChange>
      </w:pPr>
      <w:ins w:id="147" w:author="MIRIAM" w:date="2026-10-14T20:02:00Z">
        <w:r>
          <w:t xml:space="preserve">A superexposição infantil nas redes sociais, conhecida como </w:t>
        </w:r>
        <w:proofErr w:type="spellStart"/>
        <w:r>
          <w:t>sharenting</w:t>
        </w:r>
        <w:proofErr w:type="spellEnd"/>
        <w:r>
          <w:t>, gera discussões sobre a responsabilidade parental e a proteção dos direitos fundamentais das crianças. Berti e Fachin (2021) destacam que os direitos à imagem e à privacidade devem ser preservados, cabendo aos responsáveis garantir o bem-estar dos filhos. Assim, o poder familiar não justifica a divulgação excessiva de informações e imagens infantis. Oliveira e Natividade (2026), com base na Lei Geral de Proteção de Dados (LGPD), ressaltam os riscos do compartilhamento constante, sobretudo pela exposição de dados pessoais e às ameaças virtuais.</w:t>
        </w:r>
      </w:ins>
    </w:p>
    <w:p w14:paraId="0B0329CC" w14:textId="77777777" w:rsidR="001545F9" w:rsidRDefault="001545F9" w:rsidP="001545F9">
      <w:pPr>
        <w:spacing w:line="360" w:lineRule="auto"/>
        <w:rPr>
          <w:ins w:id="148" w:author="MIRIAM" w:date="2026-10-14T20:02:00Z"/>
        </w:rPr>
        <w:pPrChange w:id="149" w:author="MIRIAM" w:date="2026-10-14T20:02:00Z">
          <w:pPr>
            <w:pStyle w:val="x12ofw9d"/>
          </w:pPr>
        </w:pPrChange>
      </w:pPr>
      <w:ins w:id="150" w:author="MIRIAM" w:date="2026-10-14T20:02:00Z">
        <w:r>
          <w:lastRenderedPageBreak/>
          <w:t xml:space="preserve">Além da violação da privacidade, destaca-se a exploração comercial da imagem infantil. </w:t>
        </w:r>
        <w:proofErr w:type="spellStart"/>
        <w:r>
          <w:t>Yoneda</w:t>
        </w:r>
        <w:proofErr w:type="spellEnd"/>
        <w:r>
          <w:t xml:space="preserve"> (2024) diferencia o compartilhamento familiar afetivo do uso da imagem dos filhos para fins lucrativos. Segundo a autora, a monetização de conteúdos sobre a rotina infantil pode configurar trabalho infantil artístico, especialmente sem autorização legal. Ela menciona a Súmula 403 do Superior Tribunal de Justiça (STJ), segundo a qual a indenização pela publicação não autorizada da imagem para fins comerciais independe da prova do prejuízo. Portanto, conteúdos patrocinados e campanhas publicitárias com crianças exigem atenção às normas de proteção da infância, evitando o uso de sua imagem para fins financeiros.</w:t>
        </w:r>
      </w:ins>
    </w:p>
    <w:p w14:paraId="13673EBE" w14:textId="77777777" w:rsidR="001545F9" w:rsidRDefault="001545F9" w:rsidP="001545F9">
      <w:pPr>
        <w:spacing w:line="360" w:lineRule="auto"/>
        <w:rPr>
          <w:ins w:id="151" w:author="MIRIAM" w:date="2026-10-14T20:02:00Z"/>
        </w:rPr>
        <w:pPrChange w:id="152" w:author="MIRIAM" w:date="2026-10-14T20:02:00Z">
          <w:pPr>
            <w:pStyle w:val="x12ofw9d"/>
          </w:pPr>
        </w:pPrChange>
      </w:pPr>
      <w:ins w:id="153" w:author="MIRIAM" w:date="2026-10-14T20:02:00Z">
        <w:r>
          <w:t>Outro problema é a adultização digital, que pode comprometer o desenvolvimento psicológico e social dos menores. Oliveira e Natividade (2026) explicam que a busca por curtidas, visualizações e engajamento, associada aos algoritmos, pode incentivar comportamentos, padrões estéticos e vestimentas inadequados à idade. Como consequência, as crianças enfrentam pressões relacionadas à aparência e à aprovação pública, antecipando experiências de fases posteriores da vida. Isso se relaciona aos riscos apontados por Berti e Fachin (2021), como cyberbullying, uso indevido de imagens e exposição a indivíduos mal-intencionados. Por isso, pais, plataformas e órgãos responsáveis devem proteger os direitos da criança e do adolescente.</w:t>
        </w:r>
      </w:ins>
    </w:p>
    <w:p w14:paraId="7ADECB5F" w14:textId="77777777" w:rsidR="001545F9" w:rsidRDefault="001545F9" w:rsidP="001545F9">
      <w:pPr>
        <w:spacing w:line="360" w:lineRule="auto"/>
        <w:rPr>
          <w:ins w:id="154" w:author="MIRIAM" w:date="2026-10-14T20:02:00Z"/>
        </w:rPr>
        <w:pPrChange w:id="155" w:author="MIRIAM" w:date="2026-10-14T20:02:00Z">
          <w:pPr>
            <w:pStyle w:val="x12ofw9d"/>
          </w:pPr>
        </w:pPrChange>
      </w:pPr>
      <w:ins w:id="156" w:author="MIRIAM" w:date="2026-10-14T20:02:00Z">
        <w:r>
          <w:t xml:space="preserve">Os estudos analisados abordam a necessidade de limitar a exposição infantil no ambiente digital. Berti e Fachin (2021) enfatizam a responsabilidade parental e a privacidade; </w:t>
        </w:r>
        <w:proofErr w:type="spellStart"/>
        <w:r>
          <w:t>Yoneda</w:t>
        </w:r>
        <w:proofErr w:type="spellEnd"/>
        <w:r>
          <w:t xml:space="preserve"> (2024), a exploração comercial; e Oliveira e Natividade (2026), os efeitos da adultização digital e da exposição contínua no desenvolvimento infantil. Apesar dos enfoques distintos, os autores defendem a proteção integral dos menores. Portanto, é fundamental fortalecer a regulamentação, fiscalizar as plataformas e estabelecer limites à atuação dos responsáveis, garantindo que o compartilhamento não se sobreponha à dignidade, ao melhor interesse e ao direito da criança de vivenciar plenamente a infância.</w:t>
        </w:r>
      </w:ins>
    </w:p>
    <w:p w14:paraId="502CFF3C" w14:textId="77777777" w:rsidR="001545F9" w:rsidRDefault="001545F9" w:rsidP="001545F9">
      <w:pPr>
        <w:spacing w:line="360" w:lineRule="auto"/>
        <w:rPr>
          <w:ins w:id="157" w:author="MIRIAM" w:date="2026-10-14T20:02:00Z"/>
        </w:rPr>
        <w:pPrChange w:id="158" w:author="MIRIAM" w:date="2026-10-14T20:02:00Z">
          <w:pPr>
            <w:pStyle w:val="x12ofw9d"/>
          </w:pPr>
        </w:pPrChange>
      </w:pPr>
      <w:ins w:id="159" w:author="MIRIAM" w:date="2026-10-14T20:02:00Z">
        <w:r>
          <w:t>Os estudos reforçam a urgência de limitar a exposição infantil promovida pelos pais na internet. Mesmo abordando aspectos familiares, econômicos ou psicológicos, defendem a proteção dos filhos e criticam a omissão das plataformas digitais na fiscalização dessas publicações.</w:t>
        </w:r>
      </w:ins>
    </w:p>
    <w:p w14:paraId="60524003" w14:textId="4ED6255F" w:rsidR="004C6BE2" w:rsidDel="001545F9" w:rsidRDefault="009579E7">
      <w:pPr>
        <w:spacing w:after="0" w:line="240" w:lineRule="auto"/>
        <w:rPr>
          <w:del w:id="160" w:author="MIRIAM" w:date="2026-10-14T19:25:00Z"/>
        </w:rPr>
      </w:pPr>
      <w:r>
        <w:rPr>
          <w:b/>
        </w:rPr>
        <w:t>Palavras-chave:</w:t>
      </w:r>
      <w:ins w:id="161" w:author="MIRIAM" w:date="2026-10-14T19:24:00Z">
        <w:r w:rsidR="00150774">
          <w:rPr>
            <w:color w:val="1F4E79"/>
          </w:rPr>
          <w:t xml:space="preserve"> </w:t>
        </w:r>
      </w:ins>
      <w:proofErr w:type="spellStart"/>
      <w:ins w:id="162" w:author="MIRIAM" w:date="2026-10-14T19:25:00Z">
        <w:r w:rsidR="00001A45" w:rsidRPr="000D77DA">
          <w:t>Sharenting</w:t>
        </w:r>
        <w:proofErr w:type="spellEnd"/>
        <w:r w:rsidR="00001A45" w:rsidRPr="000D77DA">
          <w:t>. Direito de imagem. Trabalho infantil digital.</w:t>
        </w:r>
      </w:ins>
      <w:del w:id="163" w:author="MIRIAM" w:date="2026-10-14T19:24:00Z">
        <w:r w:rsidRPr="00001A45" w:rsidDel="00150774">
          <w:rPr>
            <w:rPrChange w:id="164" w:author="MIRIAM" w:date="2026-10-14T19:25:00Z">
              <w:rPr>
                <w:b/>
              </w:rPr>
            </w:rPrChange>
          </w:rPr>
          <w:delText xml:space="preserve"> </w:delText>
        </w:r>
        <w:r w:rsidRPr="00001A45" w:rsidDel="00150774">
          <w:rPr>
            <w:rPrChange w:id="165" w:author="MIRIAM" w:date="2026-10-14T19:25:00Z">
              <w:rPr>
                <w:color w:val="1F4E79"/>
              </w:rPr>
            </w:rPrChange>
          </w:rPr>
          <w:delText>[</w:delText>
        </w:r>
        <w:r w:rsidRPr="00001A45" w:rsidDel="00150774">
          <w:rPr>
            <w:rPrChange w:id="166" w:author="MIRIAM" w:date="2026-10-14T19:25:00Z">
              <w:rPr>
                <w:color w:val="1F4E79"/>
              </w:rPr>
            </w:rPrChange>
          </w:rPr>
          <w:delText>COLE AQUI TRÊS PALAVRAS-CHAVE SEPARADAS POR PONTO]</w:delText>
        </w:r>
      </w:del>
    </w:p>
    <w:p w14:paraId="086489AD" w14:textId="1402755C" w:rsidR="001545F9" w:rsidRDefault="001545F9" w:rsidP="00001A45">
      <w:pPr>
        <w:rPr>
          <w:ins w:id="167" w:author="MIRIAM" w:date="2026-10-14T20:02:00Z"/>
        </w:rPr>
      </w:pPr>
    </w:p>
    <w:p w14:paraId="3D5D1726" w14:textId="77777777" w:rsidR="001545F9" w:rsidRPr="000D77DA" w:rsidRDefault="001545F9" w:rsidP="00001A45">
      <w:pPr>
        <w:rPr>
          <w:ins w:id="168" w:author="MIRIAM" w:date="2026-10-14T20:02:00Z"/>
        </w:rPr>
        <w:pPrChange w:id="169" w:author="MIRIAM" w:date="2026-10-14T19:25:00Z">
          <w:pPr>
            <w:spacing w:after="0" w:line="240" w:lineRule="auto"/>
            <w:jc w:val="both"/>
          </w:pPr>
        </w:pPrChange>
      </w:pPr>
    </w:p>
    <w:p w14:paraId="4E6E9146" w14:textId="77777777" w:rsidR="004C6BE2" w:rsidRPr="004C6BE2" w:rsidDel="001545F9" w:rsidRDefault="004C6BE2">
      <w:pPr>
        <w:spacing w:after="0" w:line="240" w:lineRule="auto"/>
        <w:rPr>
          <w:del w:id="170" w:author="MIRIAM" w:date="2026-10-14T19:58:00Z"/>
          <w:rFonts w:cs="Times New Roman"/>
          <w:b/>
          <w:color w:val="000000" w:themeColor="text1"/>
          <w:szCs w:val="24"/>
          <w:rPrChange w:id="171" w:author="Isabella" w:date="2026-10-06T20:20:00Z">
            <w:rPr>
              <w:del w:id="172" w:author="MIRIAM" w:date="2026-10-14T19:58:00Z"/>
              <w:rFonts w:cs="Times New Roman"/>
              <w:b/>
              <w:szCs w:val="24"/>
            </w:rPr>
          </w:rPrChange>
        </w:rPr>
      </w:pPr>
    </w:p>
    <w:p w14:paraId="02C810A3" w14:textId="77777777" w:rsidR="004C6BE2" w:rsidRPr="004C6BE2" w:rsidRDefault="004C6BE2">
      <w:pPr>
        <w:spacing w:after="0" w:line="240" w:lineRule="auto"/>
        <w:rPr>
          <w:rFonts w:cs="Times New Roman"/>
          <w:b/>
          <w:color w:val="000000" w:themeColor="text1"/>
          <w:szCs w:val="24"/>
          <w:rPrChange w:id="173" w:author="Isabella" w:date="2026-10-06T20:20:00Z">
            <w:rPr>
              <w:rFonts w:cs="Times New Roman"/>
              <w:b/>
              <w:szCs w:val="24"/>
            </w:rPr>
          </w:rPrChange>
        </w:rPr>
      </w:pPr>
    </w:p>
    <w:p w14:paraId="5032E766" w14:textId="1CF22C31" w:rsidR="004C6BE2" w:rsidRDefault="009579E7">
      <w:pPr>
        <w:spacing w:after="0" w:line="240" w:lineRule="auto"/>
        <w:rPr>
          <w:ins w:id="174" w:author="MIRIAM" w:date="2026-10-14T19:25:00Z"/>
          <w:rFonts w:cs="Times New Roman"/>
          <w:b/>
          <w:color w:val="000000" w:themeColor="text1"/>
          <w:szCs w:val="24"/>
        </w:rPr>
      </w:pPr>
      <w:commentRangeStart w:id="175"/>
      <w:r>
        <w:rPr>
          <w:rFonts w:cs="Times New Roman"/>
          <w:b/>
          <w:color w:val="000000" w:themeColor="text1"/>
          <w:szCs w:val="24"/>
          <w:rPrChange w:id="176" w:author="Isabella" w:date="2026-10-06T20:20:00Z">
            <w:rPr>
              <w:rFonts w:cs="Times New Roman"/>
              <w:b/>
              <w:szCs w:val="24"/>
            </w:rPr>
          </w:rPrChange>
        </w:rPr>
        <w:t>R</w:t>
      </w:r>
      <w:r>
        <w:rPr>
          <w:rFonts w:cs="Times New Roman"/>
          <w:b/>
          <w:color w:val="000000" w:themeColor="text1"/>
          <w:szCs w:val="24"/>
          <w:rPrChange w:id="177" w:author="Isabella" w:date="2026-10-06T20:20:00Z">
            <w:rPr>
              <w:rFonts w:cs="Times New Roman"/>
              <w:b/>
              <w:szCs w:val="24"/>
            </w:rPr>
          </w:rPrChange>
        </w:rPr>
        <w:t>EFERÊNCIAS</w:t>
      </w:r>
      <w:commentRangeEnd w:id="175"/>
      <w:r>
        <w:commentReference w:id="175"/>
      </w:r>
    </w:p>
    <w:p w14:paraId="11961F55" w14:textId="77777777" w:rsidR="00001A45" w:rsidRPr="004C6BE2" w:rsidRDefault="00001A45">
      <w:pPr>
        <w:spacing w:after="0" w:line="240" w:lineRule="auto"/>
        <w:rPr>
          <w:rFonts w:cs="Times New Roman"/>
          <w:b/>
          <w:color w:val="000000" w:themeColor="text1"/>
          <w:szCs w:val="24"/>
          <w:rPrChange w:id="178" w:author="Isabella" w:date="2026-10-06T20:20:00Z">
            <w:rPr>
              <w:rFonts w:cs="Times New Roman"/>
              <w:b/>
              <w:szCs w:val="24"/>
            </w:rPr>
          </w:rPrChange>
        </w:rPr>
      </w:pPr>
    </w:p>
    <w:p w14:paraId="6D2A1906" w14:textId="77777777" w:rsidR="00001A45" w:rsidRDefault="00001A45" w:rsidP="00001A45">
      <w:pPr>
        <w:rPr>
          <w:ins w:id="179" w:author="MIRIAM" w:date="2026-10-14T19:25:00Z"/>
        </w:rPr>
      </w:pPr>
      <w:ins w:id="180" w:author="MIRIAM" w:date="2026-10-14T19:25:00Z">
        <w:r>
          <w:t xml:space="preserve">BERTI, S.; FACHIN, Z. O direito de imagem da criança nas redes sociais e a responsabilidade parental. </w:t>
        </w:r>
        <w:r>
          <w:rPr>
            <w:b/>
          </w:rPr>
          <w:t>Revista de Direitos Fundamentais</w:t>
        </w:r>
        <w:r>
          <w:t>, v. 18, n. 2, p. 101-120, 2021.</w:t>
        </w:r>
      </w:ins>
    </w:p>
    <w:p w14:paraId="030EE608" w14:textId="77777777" w:rsidR="00001A45" w:rsidRDefault="00001A45" w:rsidP="00001A45">
      <w:pPr>
        <w:rPr>
          <w:ins w:id="181" w:author="MIRIAM" w:date="2026-10-14T19:25:00Z"/>
        </w:rPr>
      </w:pPr>
      <w:ins w:id="182" w:author="MIRIAM" w:date="2026-10-14T19:25:00Z">
        <w:r>
          <w:t xml:space="preserve">OLIVEIRA, M.; NATIVIDADE, C. LGPD e superexposição infantil: a proteção de dados dos menores no ambiente digital. </w:t>
        </w:r>
        <w:r>
          <w:rPr>
            <w:b/>
          </w:rPr>
          <w:t>Jornal de Direito Digital e Tecnologia</w:t>
        </w:r>
        <w:r>
          <w:t>, v. 5, n. 1, p. 45-68, 2026.</w:t>
        </w:r>
      </w:ins>
    </w:p>
    <w:p w14:paraId="4BE41803" w14:textId="00031399" w:rsidR="004C6BE2" w:rsidRPr="001545F9" w:rsidDel="00001A45" w:rsidRDefault="00001A45" w:rsidP="001545F9">
      <w:pPr>
        <w:rPr>
          <w:del w:id="183" w:author="MIRIAM" w:date="2026-10-14T19:25:00Z"/>
          <w:rPrChange w:id="184" w:author="MIRIAM" w:date="2026-10-14T19:58:00Z">
            <w:rPr>
              <w:del w:id="185" w:author="MIRIAM" w:date="2026-10-14T19:25:00Z"/>
              <w:rFonts w:cs="Times New Roman"/>
              <w:szCs w:val="24"/>
            </w:rPr>
          </w:rPrChange>
        </w:rPr>
        <w:pPrChange w:id="186" w:author="MIRIAM" w:date="2026-10-14T19:58:00Z">
          <w:pPr>
            <w:spacing w:before="200" w:line="240" w:lineRule="auto"/>
          </w:pPr>
        </w:pPrChange>
      </w:pPr>
      <w:ins w:id="187" w:author="MIRIAM" w:date="2026-10-14T19:25:00Z">
        <w:r>
          <w:t xml:space="preserve">YONEDA, L. A mercantilização da imagem infantil nas redes sociais e a caracterização do trabalho infantil artístico. </w:t>
        </w:r>
        <w:r>
          <w:rPr>
            <w:b/>
          </w:rPr>
          <w:t>Revista Brasileira de Direito do Trabalho</w:t>
        </w:r>
        <w:r>
          <w:t>, v. 12, n. 3, p. 210-235, 2024.</w:t>
        </w:r>
      </w:ins>
      <w:del w:id="188" w:author="MIRIAM" w:date="2026-10-14T19:25:00Z">
        <w:r w:rsidR="009579E7" w:rsidDel="00001A45">
          <w:rPr>
            <w:color w:val="000000" w:themeColor="text1"/>
            <w:rPrChange w:id="189" w:author="Isabella" w:date="2026-10-06T20:20:00Z">
              <w:rPr>
                <w:color w:val="1F4E79"/>
              </w:rPr>
            </w:rPrChange>
          </w:rPr>
          <w:delText>[COLE AQUI A PRIMEIRA REFERÊNCIA CITADA, EM ORDEM ALFABÉTICA E NO PADRÃO EXIGIDO]</w:delText>
        </w:r>
      </w:del>
    </w:p>
    <w:p w14:paraId="087A0169" w14:textId="41E444A4" w:rsidR="004C6BE2" w:rsidRPr="004C6BE2" w:rsidRDefault="009579E7" w:rsidP="00001A45">
      <w:pPr>
        <w:spacing w:before="200" w:line="240" w:lineRule="auto"/>
        <w:rPr>
          <w:rFonts w:cs="Times New Roman"/>
          <w:color w:val="000000" w:themeColor="text1"/>
          <w:szCs w:val="24"/>
          <w:rPrChange w:id="190" w:author="Isabella" w:date="2026-10-06T20:20:00Z">
            <w:rPr>
              <w:rFonts w:cs="Times New Roman"/>
              <w:szCs w:val="24"/>
            </w:rPr>
          </w:rPrChange>
        </w:rPr>
      </w:pPr>
      <w:del w:id="191" w:author="MIRIAM" w:date="2026-10-14T19:25:00Z">
        <w:r w:rsidDel="00001A45">
          <w:rPr>
            <w:color w:val="000000" w:themeColor="text1"/>
            <w:rPrChange w:id="192" w:author="Isabella" w:date="2026-10-06T20:20:00Z">
              <w:rPr>
                <w:color w:val="1F4E79"/>
              </w:rPr>
            </w:rPrChange>
          </w:rPr>
          <w:delText>[COLE AQUI AS DEMAIS REFERÊNCIAS, UMA POR PARÁGRAFO. DUPLIQUE ESTA LINHA QUANDO NECESSÁRIO]</w:delText>
        </w:r>
      </w:del>
    </w:p>
    <w:sectPr w:rsidR="004C6BE2" w:rsidRPr="004C6BE2">
      <w:headerReference w:type="default" r:id="rId10"/>
      <w:pgSz w:w="11906" w:h="16838"/>
      <w:pgMar w:top="1417" w:right="1701" w:bottom="1417" w:left="1701" w:header="708" w:footer="708" w:gutter="0"/>
      <w:cols w:space="708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" w:author="ANDRÉA" w:date="2022-03-18T13:35:00Z" w:initials="A">
    <w:p w14:paraId="00000003" w14:textId="00000003" w:rsidR="004C6BE2" w:rsidRDefault="009579E7">
      <w:pPr>
        <w:spacing w:after="0" w:line="240" w:lineRule="auto"/>
      </w:pPr>
      <w:r>
        <w:rPr>
          <w:rFonts w:ascii="Arial" w:eastAsia="Arial" w:hAnsi="Arial" w:cs="Arial"/>
          <w:sz w:val="22"/>
        </w:rPr>
        <w:t>Espaçamento simples entre o nome dos alunos e do orientador. Espaçamento simples entre o nome e o e-mail (deve-se usar o da Instituição)</w:t>
      </w:r>
      <w:r>
        <w:rPr>
          <w:rFonts w:ascii="Arial" w:eastAsia="Arial" w:hAnsi="Arial" w:cs="Arial"/>
          <w:sz w:val="22"/>
        </w:rPr>
        <w:t>. Times New Roman. Tamanho 12. A Direita. Com inserção de nota de rodapé (menu referência/inserir nota de rodapé). Formatação de nota de rodapé: Espaçamento simples entre as notas. No máximo duas linhas para o orientador. Times New Roman. Tamanho 8. A esqu</w:t>
      </w:r>
      <w:r>
        <w:rPr>
          <w:rFonts w:ascii="Arial" w:eastAsia="Arial" w:hAnsi="Arial" w:cs="Arial"/>
          <w:sz w:val="22"/>
        </w:rPr>
        <w:t>erda.</w:t>
      </w:r>
    </w:p>
  </w:comment>
  <w:comment w:id="114" w:author="ANDRÉA" w:date="2021-09-03T12:53:00Z" w:initials="A">
    <w:p w14:paraId="00000002" w14:textId="00000002" w:rsidR="004C6BE2" w:rsidRDefault="009579E7">
      <w:pPr>
        <w:spacing w:after="0" w:line="240" w:lineRule="auto"/>
      </w:pPr>
      <w:r>
        <w:rPr>
          <w:rFonts w:ascii="Arial" w:eastAsia="Arial" w:hAnsi="Arial" w:cs="Arial"/>
          <w:sz w:val="22"/>
        </w:rPr>
        <w:t>Título do resumo: Times New Roman. Tamanho 14. Texto a esquerda. Negrito. Corpo do r</w:t>
      </w:r>
      <w:r>
        <w:rPr>
          <w:rFonts w:ascii="Arial" w:eastAsia="Arial" w:hAnsi="Arial" w:cs="Arial"/>
          <w:sz w:val="22"/>
        </w:rPr>
        <w:t>esumo: entre 600 a 700 palavras. Até 4700 caracteres contando os espaços em branco. Times New Roman. Tamanho 12. Texto Justificado. Sem recuo na 1ª linha. Espaçamento 1,5 entre linhas. Espaçamento (antes e depois) de parágrafo zerado (0). Resumo é texto co</w:t>
      </w:r>
      <w:r>
        <w:rPr>
          <w:rFonts w:ascii="Arial" w:eastAsia="Arial" w:hAnsi="Arial" w:cs="Arial"/>
          <w:sz w:val="22"/>
        </w:rPr>
        <w:t>rrido, sem subtítulos. Não é o resumo do artigo. Deve ser a mesma temática, mas com discussões diferenciadas do artigo.</w:t>
      </w:r>
    </w:p>
  </w:comment>
  <w:comment w:id="175" w:author="ANDRÉA" w:date="2022-03-18T14:03:00Z" w:initials="A">
    <w:p w14:paraId="00000001" w14:textId="00000001" w:rsidR="004C6BE2" w:rsidRDefault="009579E7">
      <w:pPr>
        <w:spacing w:after="0" w:line="240" w:lineRule="auto"/>
      </w:pPr>
      <w:r>
        <w:rPr>
          <w:rFonts w:ascii="Arial" w:eastAsia="Arial" w:hAnsi="Arial" w:cs="Arial"/>
          <w:sz w:val="22"/>
        </w:rPr>
        <w:t>Somente referenciar o que foi utilizado na pesquisa/citação/no corpo do resumo. Times New Roman. Tamanho 12. Texto a esquerda.  Sem recuo 1ª linha. Espaçamento simples na referência. Em ordem alfabética. Espaçamento entre uma referência e outra (antes e de</w:t>
      </w:r>
      <w:r>
        <w:rPr>
          <w:rFonts w:ascii="Arial" w:eastAsia="Arial" w:hAnsi="Arial" w:cs="Arial"/>
          <w:sz w:val="22"/>
        </w:rPr>
        <w:t>pois) 10 pontos. No formato ABNT*. Referência, obrigatoriamente, artigos científicos e livros da biblioteca da instituição. Preferência para ano de edição: 2019 em diante.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0000003" w15:done="0"/>
  <w15:commentEx w15:paraId="00000002" w15:done="0"/>
  <w15:commentEx w15:paraId="00000001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0000003" w16cid:durableId="2E6FC492"/>
  <w16cid:commentId w16cid:paraId="00000002" w16cid:durableId="2E6FC493"/>
  <w16cid:commentId w16cid:paraId="00000001" w16cid:durableId="2E6FC49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CED34F" w14:textId="77777777" w:rsidR="009579E7" w:rsidRDefault="009579E7">
      <w:pPr>
        <w:spacing w:after="0" w:line="240" w:lineRule="auto"/>
      </w:pPr>
      <w:r>
        <w:separator/>
      </w:r>
    </w:p>
  </w:endnote>
  <w:endnote w:type="continuationSeparator" w:id="0">
    <w:p w14:paraId="1FE92E68" w14:textId="77777777" w:rsidR="009579E7" w:rsidRDefault="00957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E23A09" w14:textId="77777777" w:rsidR="009579E7" w:rsidRDefault="009579E7">
      <w:pPr>
        <w:spacing w:after="0" w:line="240" w:lineRule="auto"/>
      </w:pPr>
      <w:r>
        <w:separator/>
      </w:r>
    </w:p>
  </w:footnote>
  <w:footnote w:type="continuationSeparator" w:id="0">
    <w:p w14:paraId="7D72D8D5" w14:textId="77777777" w:rsidR="009579E7" w:rsidRDefault="009579E7">
      <w:pPr>
        <w:spacing w:after="0" w:line="240" w:lineRule="auto"/>
      </w:pPr>
      <w:r>
        <w:continuationSeparator/>
      </w:r>
    </w:p>
  </w:footnote>
  <w:footnote w:id="1">
    <w:p w14:paraId="5A37C5F8" w14:textId="0A6924B8" w:rsidR="004C6BE2" w:rsidRDefault="009579E7">
      <w:pPr>
        <w:pStyle w:val="Textodenotaderodap"/>
        <w:rPr>
          <w:rStyle w:val="Refdenotaderodap"/>
          <w:rFonts w:cs="Times New Roman"/>
          <w:sz w:val="16"/>
          <w:szCs w:val="16"/>
        </w:rPr>
      </w:pPr>
      <w:r>
        <w:rPr>
          <w:rFonts w:cs="Times New Roman"/>
          <w:sz w:val="16"/>
          <w:szCs w:val="16"/>
          <w:vertAlign w:val="superscript"/>
          <w:rPrChange w:id="20" w:author="Isabella" w:date="2026-10-06T19:10:00Z">
            <w:rPr>
              <w:color w:val="FF0000"/>
              <w:vertAlign w:val="superscript"/>
            </w:rPr>
          </w:rPrChange>
        </w:rPr>
        <w:footnoteRef/>
      </w:r>
      <w:r>
        <w:rPr>
          <w:rFonts w:cs="Times New Roman"/>
          <w:sz w:val="16"/>
          <w:szCs w:val="16"/>
          <w:rPrChange w:id="21" w:author="Isabella" w:date="2026-10-06T19:10:00Z">
            <w:rPr>
              <w:color w:val="FF0000"/>
            </w:rPr>
          </w:rPrChange>
        </w:rPr>
        <w:t xml:space="preserve"> </w:t>
      </w:r>
      <w:ins w:id="22" w:author="Isabella" w:date="2026-10-06T19:06:00Z">
        <w:r>
          <w:rPr>
            <w:rFonts w:cs="Times New Roman"/>
            <w:sz w:val="16"/>
            <w:szCs w:val="16"/>
            <w:rPrChange w:id="23" w:author="Isabella" w:date="2026-10-06T19:10:00Z">
              <w:rPr>
                <w:color w:val="FF0000"/>
              </w:rPr>
            </w:rPrChange>
          </w:rPr>
          <w:t>isousa@brazcubas.edu.br</w:t>
        </w:r>
      </w:ins>
      <w:del w:id="24" w:author="Isabella" w:date="2026-10-06T19:06:00Z">
        <w:r>
          <w:rPr>
            <w:rFonts w:cs="Times New Roman"/>
            <w:sz w:val="16"/>
            <w:szCs w:val="16"/>
            <w:rPrChange w:id="25" w:author="Isabella" w:date="2026-10-06T19:10:00Z">
              <w:rPr>
                <w:color w:val="FF0000"/>
              </w:rPr>
            </w:rPrChange>
          </w:rPr>
          <w:delText>E-mai</w:delText>
        </w:r>
        <w:r>
          <w:rPr>
            <w:rFonts w:cs="Times New Roman"/>
            <w:sz w:val="16"/>
            <w:szCs w:val="16"/>
            <w:rPrChange w:id="26" w:author="Isabella" w:date="2026-10-06T19:10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l</w:delText>
        </w:r>
        <w:r>
          <w:rPr>
            <w:rFonts w:cs="Times New Roman"/>
            <w:sz w:val="16"/>
            <w:szCs w:val="16"/>
            <w:rPrChange w:id="27" w:author="Isabella" w:date="2026-10-06T19:10:00Z">
              <w:rPr>
                <w:color w:val="FF0000"/>
              </w:rPr>
            </w:rPrChange>
          </w:rPr>
          <w:delText xml:space="preserve"> institucional</w:delText>
        </w:r>
      </w:del>
      <w:del w:id="28" w:author="Isabella" w:date="2026-10-06T19:10:00Z">
        <w:r>
          <w:rPr>
            <w:rFonts w:cs="Times New Roman"/>
            <w:sz w:val="16"/>
            <w:szCs w:val="16"/>
            <w:rPrChange w:id="29" w:author="Isabella" w:date="2026-10-06T19:10:00Z">
              <w:rPr>
                <w:color w:val="FF0000"/>
              </w:rPr>
            </w:rPrChange>
          </w:rPr>
          <w:delText xml:space="preserve"> </w:delText>
        </w:r>
      </w:del>
      <w:del w:id="30" w:author="Isabella" w:date="2026-10-06T19:09:00Z">
        <w:r>
          <w:rPr>
            <w:rFonts w:cs="Times New Roman"/>
            <w:sz w:val="16"/>
            <w:szCs w:val="16"/>
            <w:rPrChange w:id="31" w:author="Isabella" w:date="2026-10-06T19:10:00Z">
              <w:rPr/>
            </w:rPrChange>
          </w:rPr>
          <w:delText>-</w:delText>
        </w:r>
      </w:del>
      <w:ins w:id="32" w:author="Isabella" w:date="2026-10-06T19:10:00Z">
        <w:r>
          <w:rPr>
            <w:rFonts w:cs="Times New Roman"/>
            <w:sz w:val="16"/>
            <w:szCs w:val="16"/>
          </w:rPr>
          <w:t xml:space="preserve"> -</w:t>
        </w:r>
      </w:ins>
      <w:r>
        <w:rPr>
          <w:rFonts w:cs="Times New Roman"/>
          <w:sz w:val="16"/>
          <w:szCs w:val="16"/>
          <w:rPrChange w:id="33" w:author="Isabella" w:date="2026-10-06T19:10:00Z">
            <w:rPr/>
          </w:rPrChange>
        </w:rPr>
        <w:t xml:space="preserve"> </w:t>
      </w:r>
      <w:del w:id="34" w:author="Isabella" w:date="2026-10-06T19:09:00Z">
        <w:r>
          <w:rPr>
            <w:rFonts w:cs="Times New Roman"/>
            <w:sz w:val="16"/>
            <w:szCs w:val="16"/>
          </w:rPr>
          <w:delText xml:space="preserve">Lattes </w:delText>
        </w:r>
      </w:del>
      <w:ins w:id="35" w:author="Isabella" w:date="2026-10-06T19:09:00Z">
        <w:r>
          <w:rPr>
            <w:rFonts w:cs="Times New Roman"/>
            <w:sz w:val="16"/>
            <w:szCs w:val="16"/>
          </w:rPr>
          <w:t xml:space="preserve">ID Lattes: </w:t>
        </w:r>
        <w:r>
          <w:rPr>
            <w:rFonts w:cs="Times New Roman"/>
            <w:sz w:val="16"/>
            <w:szCs w:val="16"/>
            <w:shd w:val="clear" w:color="auto" w:fill="FFFFFF"/>
            <w:rPrChange w:id="36" w:author="Isabella" w:date="2026-10-06T19:10:00Z">
              <w:rPr>
                <w:rFonts w:ascii="Tahoma" w:hAnsi="Tahoma" w:cs="Tahoma"/>
                <w:color w:val="326C99"/>
                <w:sz w:val="17"/>
                <w:szCs w:val="17"/>
                <w:shd w:val="clear" w:color="auto" w:fill="FFFFFF"/>
              </w:rPr>
            </w:rPrChange>
          </w:rPr>
          <w:t>4215441884581120</w:t>
        </w:r>
        <w:r>
          <w:rPr>
            <w:rFonts w:cs="Times New Roman"/>
            <w:sz w:val="16"/>
            <w:szCs w:val="16"/>
          </w:rPr>
          <w:t xml:space="preserve"> </w:t>
        </w:r>
      </w:ins>
      <w:del w:id="37" w:author="Isabella" w:date="2026-10-06T19:09:00Z">
        <w:r>
          <w:rPr>
            <w:rFonts w:cs="Times New Roman"/>
            <w:sz w:val="16"/>
            <w:szCs w:val="16"/>
          </w:rPr>
          <w:delText>-</w:delText>
        </w:r>
      </w:del>
      <w:ins w:id="38" w:author="Isabella" w:date="2026-10-06T19:10:00Z">
        <w:r>
          <w:rPr>
            <w:rFonts w:cs="Times New Roman"/>
            <w:sz w:val="16"/>
            <w:szCs w:val="16"/>
          </w:rPr>
          <w:t>-</w:t>
        </w:r>
      </w:ins>
      <w:r>
        <w:rPr>
          <w:rFonts w:cs="Times New Roman"/>
          <w:sz w:val="16"/>
          <w:szCs w:val="16"/>
        </w:rPr>
        <w:t xml:space="preserve"> </w:t>
      </w:r>
      <w:del w:id="39" w:author="Isabella" w:date="2026-10-06T19:09:00Z">
        <w:r>
          <w:rPr>
            <w:rFonts w:cs="Times New Roman"/>
            <w:sz w:val="16"/>
            <w:szCs w:val="16"/>
          </w:rPr>
          <w:delText xml:space="preserve">ORCID - </w:delText>
        </w:r>
      </w:del>
      <w:r>
        <w:rPr>
          <w:rFonts w:cs="Times New Roman"/>
          <w:sz w:val="16"/>
          <w:szCs w:val="16"/>
        </w:rPr>
        <w:t>Graduação</w:t>
      </w:r>
      <w:ins w:id="40" w:author="Isabella" w:date="2026-10-06T19:09:00Z">
        <w:r>
          <w:rPr>
            <w:rFonts w:cs="Times New Roman"/>
            <w:sz w:val="16"/>
            <w:szCs w:val="16"/>
          </w:rPr>
          <w:t xml:space="preserve"> em Análise e Desenvolvimento de Sistemas</w:t>
        </w:r>
      </w:ins>
      <w:r>
        <w:rPr>
          <w:rFonts w:cs="Times New Roman"/>
          <w:sz w:val="16"/>
          <w:szCs w:val="16"/>
        </w:rPr>
        <w:t xml:space="preserve"> </w:t>
      </w:r>
      <w:del w:id="41" w:author="Isabella" w:date="2026-10-06T19:10:00Z">
        <w:r>
          <w:rPr>
            <w:rFonts w:cs="Times New Roman"/>
            <w:sz w:val="16"/>
            <w:szCs w:val="16"/>
          </w:rPr>
          <w:delText>-</w:delText>
        </w:r>
      </w:del>
      <w:ins w:id="42" w:author="Isabella" w:date="2026-10-06T19:10:00Z">
        <w:r>
          <w:rPr>
            <w:rFonts w:cs="Times New Roman"/>
            <w:sz w:val="16"/>
            <w:szCs w:val="16"/>
          </w:rPr>
          <w:t>-</w:t>
        </w:r>
      </w:ins>
      <w:r>
        <w:rPr>
          <w:rFonts w:cs="Times New Roman"/>
          <w:sz w:val="16"/>
          <w:szCs w:val="16"/>
        </w:rPr>
        <w:t xml:space="preserve"> Especialização</w:t>
      </w:r>
      <w:ins w:id="43" w:author="Isabella" w:date="2026-10-06T19:10:00Z">
        <w:r>
          <w:rPr>
            <w:rFonts w:cs="Times New Roman"/>
            <w:sz w:val="16"/>
            <w:szCs w:val="16"/>
          </w:rPr>
          <w:t xml:space="preserve"> em Algoritmos e Lógica de Programação</w:t>
        </w:r>
      </w:ins>
      <w:del w:id="44" w:author="Isabella" w:date="2026-10-06T19:10:00Z">
        <w:r>
          <w:rPr>
            <w:rFonts w:cs="Times New Roman"/>
            <w:sz w:val="16"/>
            <w:szCs w:val="16"/>
          </w:rPr>
          <w:delText xml:space="preserve"> - Mestrado - </w:delText>
        </w:r>
        <w:r>
          <w:rPr>
            <w:rFonts w:cs="Times New Roman"/>
            <w:sz w:val="16"/>
            <w:szCs w:val="16"/>
            <w:rPrChange w:id="45" w:author="Isabella" w:date="2026-10-06T19:09:00Z">
              <w:rPr/>
            </w:rPrChange>
          </w:rPr>
          <w:delText>Doutorado (máximo 2 linhas).</w:delText>
        </w:r>
      </w:del>
    </w:p>
  </w:footnote>
  <w:footnote w:id="2">
    <w:p w14:paraId="28B2AF9C" w14:textId="2166B10E" w:rsidR="004C6BE2" w:rsidRDefault="009579E7">
      <w:pPr>
        <w:pStyle w:val="Textodenotaderodap"/>
        <w:rPr>
          <w:rFonts w:cs="Times New Roman"/>
          <w:sz w:val="16"/>
          <w:szCs w:val="16"/>
        </w:rPr>
      </w:pPr>
      <w:r>
        <w:rPr>
          <w:rStyle w:val="Refdenotaderodap"/>
          <w:rFonts w:cs="Times New Roman"/>
          <w:sz w:val="16"/>
          <w:szCs w:val="16"/>
        </w:rPr>
        <w:footnoteRef/>
      </w:r>
      <w:r>
        <w:rPr>
          <w:rFonts w:cs="Times New Roman"/>
          <w:sz w:val="16"/>
          <w:szCs w:val="16"/>
        </w:rPr>
        <w:t xml:space="preserve"> </w:t>
      </w:r>
      <w:del w:id="53" w:author="MIRIAM" w:date="2026-10-14T20:11:00Z">
        <w:r w:rsidDel="000D77DA">
          <w:rPr>
            <w:rFonts w:cs="Times New Roman"/>
            <w:sz w:val="16"/>
            <w:szCs w:val="16"/>
            <w:rPrChange w:id="54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e-mai</w:delText>
        </w:r>
      </w:del>
      <w:ins w:id="55" w:author="MIRIAM" w:date="2026-10-14T20:11:00Z">
        <w:r w:rsidR="000D77DA">
          <w:rPr>
            <w:rFonts w:cs="Times New Roman"/>
            <w:sz w:val="16"/>
            <w:szCs w:val="16"/>
          </w:rPr>
          <w:t>sabrinalvesdesouza18@gmail.com</w:t>
        </w:r>
      </w:ins>
      <w:del w:id="56" w:author="MIRIAM" w:date="2026-10-14T20:11:00Z">
        <w:r w:rsidDel="000D77DA">
          <w:rPr>
            <w:rFonts w:cs="Times New Roman"/>
            <w:sz w:val="16"/>
            <w:szCs w:val="16"/>
            <w:rPrChange w:id="57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l</w:delText>
        </w:r>
      </w:del>
      <w:r>
        <w:rPr>
          <w:rFonts w:cs="Times New Roman"/>
          <w:sz w:val="16"/>
          <w:szCs w:val="16"/>
          <w:rPrChange w:id="58" w:author="Isabella" w:date="2026-10-06T19:09:00Z">
            <w:rPr>
              <w:rFonts w:cs="Times New Roman"/>
              <w:color w:val="FF0000"/>
              <w:sz w:val="16"/>
              <w:szCs w:val="16"/>
            </w:rPr>
          </w:rPrChange>
        </w:rPr>
        <w:t xml:space="preserve"> </w:t>
      </w:r>
      <w:del w:id="59" w:author="MIRIAM" w:date="2026-10-14T20:12:00Z">
        <w:r w:rsidDel="000D77DA">
          <w:rPr>
            <w:rFonts w:cs="Times New Roman"/>
            <w:sz w:val="16"/>
            <w:szCs w:val="16"/>
          </w:rPr>
          <w:delText>-</w:delText>
        </w:r>
      </w:del>
      <w:ins w:id="60" w:author="MIRIAM" w:date="2026-10-14T20:12:00Z">
        <w:r w:rsidR="000D77DA">
          <w:rPr>
            <w:rFonts w:cs="Times New Roman"/>
            <w:sz w:val="16"/>
            <w:szCs w:val="16"/>
          </w:rPr>
          <w:t>–</w:t>
        </w:r>
      </w:ins>
      <w:r>
        <w:rPr>
          <w:rFonts w:cs="Times New Roman"/>
          <w:sz w:val="16"/>
          <w:szCs w:val="16"/>
        </w:rPr>
        <w:t xml:space="preserve"> </w:t>
      </w:r>
      <w:ins w:id="61" w:author="MIRIAM" w:date="2026-10-14T20:11:00Z">
        <w:r w:rsidR="000D77DA">
          <w:rPr>
            <w:rFonts w:cs="Times New Roman"/>
            <w:sz w:val="16"/>
            <w:szCs w:val="16"/>
          </w:rPr>
          <w:t>049</w:t>
        </w:r>
      </w:ins>
      <w:ins w:id="62" w:author="MIRIAM" w:date="2026-10-14T20:12:00Z">
        <w:r w:rsidR="000D77DA">
          <w:rPr>
            <w:rFonts w:cs="Times New Roman"/>
            <w:sz w:val="16"/>
            <w:szCs w:val="16"/>
          </w:rPr>
          <w:t xml:space="preserve">75062-8 </w:t>
        </w:r>
      </w:ins>
      <w:del w:id="63" w:author="MIRIAM" w:date="2026-10-14T20:11:00Z">
        <w:r w:rsidDel="000D77DA">
          <w:rPr>
            <w:rFonts w:cs="Times New Roman"/>
            <w:sz w:val="16"/>
            <w:szCs w:val="16"/>
            <w:rPrChange w:id="64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r>
        <w:rPr>
          <w:rFonts w:cs="Times New Roman"/>
          <w:sz w:val="16"/>
          <w:szCs w:val="16"/>
          <w:rPrChange w:id="65" w:author="Isabella" w:date="2026-10-06T19:09:00Z">
            <w:rPr>
              <w:rFonts w:cs="Times New Roman"/>
              <w:color w:val="FF0000"/>
              <w:sz w:val="16"/>
              <w:szCs w:val="16"/>
            </w:rPr>
          </w:rPrChange>
        </w:rPr>
        <w:t xml:space="preserve"> </w:t>
      </w:r>
      <w:r>
        <w:rPr>
          <w:rFonts w:cs="Times New Roman"/>
          <w:sz w:val="16"/>
          <w:szCs w:val="16"/>
        </w:rPr>
        <w:t>- Centro Universitário Braz Cubas - Graduando em Análise e Desenvolvimento de Sistemas (</w:t>
      </w:r>
      <w:ins w:id="66" w:author="MIRIAM" w:date="2026-10-14T20:12:00Z">
        <w:r w:rsidR="000D77DA">
          <w:rPr>
            <w:rFonts w:cs="Times New Roman"/>
            <w:sz w:val="16"/>
            <w:szCs w:val="16"/>
          </w:rPr>
          <w:t>1</w:t>
        </w:r>
      </w:ins>
      <w:del w:id="67" w:author="MIRIAM" w:date="2026-10-14T20:12:00Z">
        <w:r w:rsidDel="000D77DA">
          <w:rPr>
            <w:rFonts w:cs="Times New Roman"/>
            <w:sz w:val="16"/>
            <w:szCs w:val="16"/>
            <w:rPrChange w:id="68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>
        <w:rPr>
          <w:rFonts w:cs="Times New Roman"/>
          <w:sz w:val="16"/>
          <w:szCs w:val="16"/>
        </w:rPr>
        <w:t>º semestre)</w:t>
      </w:r>
    </w:p>
  </w:footnote>
  <w:footnote w:id="3">
    <w:p w14:paraId="6A07B874" w14:textId="2DAEC6D2" w:rsidR="004C6BE2" w:rsidRDefault="009579E7">
      <w:pPr>
        <w:pStyle w:val="Textodenotaderodap"/>
        <w:rPr>
          <w:rFonts w:cs="Times New Roman"/>
          <w:sz w:val="16"/>
          <w:szCs w:val="16"/>
        </w:rPr>
      </w:pPr>
      <w:r>
        <w:rPr>
          <w:rStyle w:val="Refdenotaderodap"/>
          <w:rFonts w:cs="Times New Roman"/>
          <w:sz w:val="16"/>
          <w:szCs w:val="16"/>
        </w:rPr>
        <w:footnoteRef/>
      </w:r>
      <w:r>
        <w:rPr>
          <w:rFonts w:cs="Times New Roman"/>
          <w:sz w:val="16"/>
          <w:szCs w:val="16"/>
        </w:rPr>
        <w:t xml:space="preserve"> </w:t>
      </w:r>
      <w:ins w:id="77" w:author="MIRIAM" w:date="2026-10-14T20:10:00Z">
        <w:r w:rsidR="000D77DA">
          <w:rPr>
            <w:rFonts w:cs="Times New Roman"/>
            <w:sz w:val="16"/>
            <w:szCs w:val="16"/>
          </w:rPr>
          <w:t>Miriam.oliveira05@cs.cruzeirodosul.edu.br</w:t>
        </w:r>
      </w:ins>
      <w:del w:id="78" w:author="MIRIAM" w:date="2026-10-14T20:10:00Z">
        <w:r w:rsidDel="000D77DA">
          <w:rPr>
            <w:rFonts w:cs="Times New Roman"/>
            <w:sz w:val="16"/>
            <w:szCs w:val="16"/>
            <w:rPrChange w:id="79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e-mail</w:delText>
        </w:r>
      </w:del>
      <w:r>
        <w:rPr>
          <w:rFonts w:cs="Times New Roman"/>
          <w:sz w:val="16"/>
          <w:szCs w:val="16"/>
          <w:rPrChange w:id="80" w:author="Isabella" w:date="2026-10-06T19:09:00Z">
            <w:rPr>
              <w:rFonts w:cs="Times New Roman"/>
              <w:color w:val="FF0000"/>
              <w:sz w:val="16"/>
              <w:szCs w:val="16"/>
            </w:rPr>
          </w:rPrChange>
        </w:rPr>
        <w:t xml:space="preserve"> </w:t>
      </w:r>
      <w:r>
        <w:rPr>
          <w:rFonts w:cs="Times New Roman"/>
          <w:sz w:val="16"/>
          <w:szCs w:val="16"/>
        </w:rPr>
        <w:t xml:space="preserve">- </w:t>
      </w:r>
      <w:del w:id="81" w:author="MIRIAM" w:date="2026-10-14T20:10:00Z">
        <w:r w:rsidDel="000D77DA">
          <w:rPr>
            <w:rFonts w:cs="Times New Roman"/>
            <w:sz w:val="16"/>
            <w:szCs w:val="16"/>
            <w:rPrChange w:id="82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RGM</w:delText>
        </w:r>
      </w:del>
      <w:ins w:id="83" w:author="MIRIAM" w:date="2026-10-14T20:10:00Z">
        <w:r w:rsidR="000D77DA">
          <w:rPr>
            <w:rFonts w:cs="Times New Roman"/>
            <w:sz w:val="16"/>
            <w:szCs w:val="16"/>
          </w:rPr>
          <w:t>49470418</w:t>
        </w:r>
      </w:ins>
      <w:r>
        <w:rPr>
          <w:rFonts w:cs="Times New Roman"/>
          <w:sz w:val="16"/>
          <w:szCs w:val="16"/>
          <w:rPrChange w:id="84" w:author="Isabella" w:date="2026-10-06T19:09:00Z">
            <w:rPr>
              <w:rFonts w:cs="Times New Roman"/>
              <w:color w:val="FF0000"/>
              <w:sz w:val="16"/>
              <w:szCs w:val="16"/>
            </w:rPr>
          </w:rPrChange>
        </w:rPr>
        <w:t xml:space="preserve"> </w:t>
      </w:r>
      <w:r>
        <w:rPr>
          <w:rFonts w:cs="Times New Roman"/>
          <w:sz w:val="16"/>
          <w:szCs w:val="16"/>
        </w:rPr>
        <w:t>- Centro Universitário Braz Cubas - Graduando em Análise e Desenvolvimento de Sistemas (</w:t>
      </w:r>
      <w:ins w:id="85" w:author="MIRIAM" w:date="2026-10-14T20:11:00Z">
        <w:r w:rsidR="000D77DA">
          <w:rPr>
            <w:rFonts w:cs="Times New Roman"/>
            <w:sz w:val="16"/>
            <w:szCs w:val="16"/>
          </w:rPr>
          <w:t>1</w:t>
        </w:r>
      </w:ins>
      <w:del w:id="86" w:author="MIRIAM" w:date="2026-10-14T20:11:00Z">
        <w:r w:rsidDel="000D77DA">
          <w:rPr>
            <w:rFonts w:cs="Times New Roman"/>
            <w:sz w:val="16"/>
            <w:szCs w:val="16"/>
            <w:rPrChange w:id="87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x</w:delText>
        </w:r>
      </w:del>
      <w:r>
        <w:rPr>
          <w:rFonts w:cs="Times New Roman"/>
          <w:sz w:val="16"/>
          <w:szCs w:val="16"/>
        </w:rPr>
        <w:t>º semes</w:t>
      </w:r>
      <w:r>
        <w:rPr>
          <w:rFonts w:cs="Times New Roman"/>
          <w:sz w:val="16"/>
          <w:szCs w:val="16"/>
        </w:rPr>
        <w:t>tre)</w:t>
      </w:r>
    </w:p>
  </w:footnote>
  <w:footnote w:id="4">
    <w:p w14:paraId="453C309A" w14:textId="77777777" w:rsidR="004C6BE2" w:rsidDel="00150774" w:rsidRDefault="009579E7">
      <w:pPr>
        <w:pStyle w:val="Textodenotaderodap"/>
        <w:rPr>
          <w:del w:id="92" w:author="MIRIAM" w:date="2026-10-14T19:15:00Z"/>
          <w:sz w:val="16"/>
          <w:szCs w:val="16"/>
        </w:rPr>
      </w:pPr>
      <w:del w:id="93" w:author="MIRIAM" w:date="2026-10-14T19:15:00Z">
        <w:r w:rsidDel="00150774">
          <w:rPr>
            <w:rStyle w:val="Refdenotaderodap"/>
            <w:rFonts w:cs="Times New Roman"/>
            <w:sz w:val="16"/>
            <w:szCs w:val="16"/>
          </w:rPr>
          <w:footnoteRef/>
        </w:r>
        <w:r w:rsidDel="00150774">
          <w:rPr>
            <w:rFonts w:cs="Times New Roman"/>
            <w:sz w:val="16"/>
            <w:szCs w:val="16"/>
          </w:rPr>
          <w:delText xml:space="preserve"> </w:delText>
        </w:r>
        <w:r w:rsidDel="00150774">
          <w:rPr>
            <w:rFonts w:cs="Times New Roman"/>
            <w:sz w:val="16"/>
            <w:szCs w:val="16"/>
            <w:rPrChange w:id="94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 xml:space="preserve">e-mail </w:delText>
        </w:r>
        <w:r w:rsidDel="00150774">
          <w:rPr>
            <w:rFonts w:cs="Times New Roman"/>
            <w:sz w:val="16"/>
            <w:szCs w:val="16"/>
          </w:rPr>
          <w:delText xml:space="preserve">- </w:delText>
        </w:r>
        <w:r w:rsidDel="00150774">
          <w:rPr>
            <w:rFonts w:cs="Times New Roman"/>
            <w:sz w:val="16"/>
            <w:szCs w:val="16"/>
            <w:rPrChange w:id="95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 xml:space="preserve">RGM </w:delText>
        </w:r>
        <w:r w:rsidDel="00150774">
          <w:rPr>
            <w:rFonts w:cs="Times New Roman"/>
            <w:sz w:val="16"/>
            <w:szCs w:val="16"/>
          </w:rPr>
          <w:delText>- Centro Universitário Braz Cubas - Graduando em Análise e Desenvolvimento de Sistemas (</w:delText>
        </w:r>
        <w:r w:rsidDel="00150774">
          <w:rPr>
            <w:rFonts w:cs="Times New Roman"/>
            <w:sz w:val="16"/>
            <w:szCs w:val="16"/>
            <w:rPrChange w:id="96" w:author="Isabella" w:date="2026-10-06T19:09:00Z">
              <w:rPr>
                <w:rFonts w:cs="Times New Roman"/>
                <w:color w:val="FF0000"/>
                <w:sz w:val="16"/>
                <w:szCs w:val="16"/>
              </w:rPr>
            </w:rPrChange>
          </w:rPr>
          <w:delText>x</w:delText>
        </w:r>
        <w:r w:rsidDel="00150774">
          <w:rPr>
            <w:rFonts w:cs="Times New Roman"/>
            <w:sz w:val="16"/>
            <w:szCs w:val="16"/>
          </w:rPr>
          <w:delText>º semestre)</w:delText>
        </w:r>
      </w:del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DC464F" w14:textId="77777777" w:rsidR="004C6BE2" w:rsidRDefault="009579E7">
    <w:pPr>
      <w:pStyle w:val="Cabealho"/>
      <w:jc w:val="right"/>
    </w:pPr>
    <w:r>
      <w:rPr>
        <w:noProof/>
        <w:lang w:eastAsia="pt-BR"/>
      </w:rPr>
      <w:drawing>
        <wp:inline distT="0" distB="0" distL="0" distR="0" wp14:anchorId="7BA330A3" wp14:editId="3E8DD327">
          <wp:extent cx="918782" cy="279400"/>
          <wp:effectExtent l="0" t="0" r="0" b="635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/>
                  </pic:cNvPicPr>
                </pic:nvPicPr>
                <pic:blipFill rotWithShape="1">
                  <a:blip r:embed="rId1"/>
                  <a:stretch/>
                </pic:blipFill>
                <pic:spPr bwMode="auto">
                  <a:xfrm>
                    <a:off x="0" y="0"/>
                    <a:ext cx="923372" cy="28079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8241E7" w14:textId="77777777" w:rsidR="004C6BE2" w:rsidRDefault="004C6BE2">
    <w:pPr>
      <w:pStyle w:val="Cabealho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MIRIAM">
    <w15:presenceInfo w15:providerId="AD" w15:userId="S::miriam.oliveira05@cs.cruzeirodosul.edu.br::1d6aa610-e3e2-4fe3-8a42-05456bd2fe0f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trackRevision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BE2"/>
    <w:rsid w:val="00001A45"/>
    <w:rsid w:val="000D77DA"/>
    <w:rsid w:val="00150774"/>
    <w:rsid w:val="001545F9"/>
    <w:rsid w:val="004C6BE2"/>
    <w:rsid w:val="008F57E0"/>
    <w:rsid w:val="009579E7"/>
    <w:rsid w:val="00BE3705"/>
    <w:rsid w:val="00E92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412845"/>
  <w15:docId w15:val="{63CAE05A-F609-4033-A25D-71083F1CA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0774"/>
    <w:pPr>
      <w:jc w:val="both"/>
      <w:pPrChange w:id="0" w:author="MIRIAM" w:date="2026-10-14T19:14:00Z">
        <w:pPr>
          <w:spacing w:after="200" w:line="276" w:lineRule="auto"/>
        </w:pPr>
      </w:pPrChange>
    </w:pPr>
    <w:rPr>
      <w:rFonts w:ascii="Times New Roman" w:hAnsi="Times New Roman"/>
      <w:sz w:val="24"/>
      <w:rPrChange w:id="0" w:author="MIRIAM" w:date="2026-10-14T19:14:00Z">
        <w:rPr>
          <w:rFonts w:eastAsiaTheme="minorHAnsi" w:cstheme="minorBidi"/>
          <w:sz w:val="24"/>
          <w:szCs w:val="22"/>
          <w:lang w:val="pt-BR" w:eastAsia="en-US" w:bidi="ar-SA"/>
        </w:rPr>
      </w:rPrChange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SimplesTabela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SimplesTabela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SimplesTabela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Pr>
      <w:i/>
      <w:iCs/>
      <w:color w:val="365F9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365F91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character" w:customStyle="1" w:styleId="FooterChar">
    <w:name w:val="Footer Char"/>
    <w:basedOn w:val="Fontepargpadro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line="240" w:lineRule="auto"/>
    </w:pPr>
    <w:rPr>
      <w:i/>
      <w:iCs/>
      <w:color w:val="1F497D" w:themeColor="text2"/>
      <w:sz w:val="18"/>
      <w:szCs w:val="18"/>
    </w:rPr>
  </w:style>
  <w:style w:type="character" w:customStyle="1" w:styleId="FootnoteTextChar">
    <w:name w:val="Footnote Text Char"/>
    <w:basedOn w:val="Fontepargpadro"/>
    <w:uiPriority w:val="99"/>
    <w:semiHidden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000FF" w:themeColor="hyperlink"/>
      <w:u w:val="single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y2iqfc">
    <w:name w:val="y2iqfc"/>
    <w:basedOn w:val="Fontepargpadro"/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character" w:styleId="Refdecomentrio">
    <w:name w:val="annotation reference"/>
    <w:basedOn w:val="Fontepargpadro"/>
    <w:uiPriority w:val="99"/>
    <w:semiHidden/>
    <w:unhideWhenUsed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Pr>
      <w:b/>
      <w:bCs/>
      <w:sz w:val="20"/>
      <w:szCs w:val="20"/>
    </w:rPr>
  </w:style>
  <w:style w:type="character" w:customStyle="1" w:styleId="xt0psk2">
    <w:name w:val="xt0psk2"/>
    <w:basedOn w:val="Fontepargpadro"/>
    <w:rsid w:val="00150774"/>
  </w:style>
  <w:style w:type="paragraph" w:customStyle="1" w:styleId="x12ofw9d">
    <w:name w:val="x12ofw9d"/>
    <w:basedOn w:val="Normal"/>
    <w:rsid w:val="00150774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84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3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Escritório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3C3A66-EAB2-444A-AC3E-BF4CB4667F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897</Words>
  <Characters>4846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Resumo 2026 com campos de preenchimento</vt:lpstr>
    </vt:vector>
  </TitlesOfParts>
  <Company/>
  <LinksUpToDate>false</LinksUpToDate>
  <CharactersWithSpaces>5732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Resumo 2026 com campos de preenchimento</dc:title>
  <dc:subject>Modelo identificado para montagem do resumo científico</dc:subject>
  <dc:creator>RENATA</dc:creator>
  <cp:lastModifiedBy>MIRIAM</cp:lastModifiedBy>
  <cp:revision>2</cp:revision>
  <cp:lastPrinted>2026-10-14T23:09:00Z</cp:lastPrinted>
  <dcterms:created xsi:type="dcterms:W3CDTF">2026-10-14T23:14:00Z</dcterms:created>
  <dcterms:modified xsi:type="dcterms:W3CDTF">2026-10-14T23:14:00Z</dcterms:modified>
</cp:coreProperties>
</file>